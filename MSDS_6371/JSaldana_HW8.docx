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DDF21" w14:textId="0A46A39A" w:rsidR="007B368E" w:rsidRPr="00BD14E1" w:rsidRDefault="00214F0B">
      <w:pPr>
        <w:spacing w:after="0" w:line="240" w:lineRule="auto"/>
        <w:contextualSpacing/>
        <w:jc w:val="center"/>
        <w:rPr>
          <w:sz w:val="40"/>
          <w:szCs w:val="40"/>
        </w:rPr>
        <w:pPrChange w:id="0" w:author="Javier Saldana" w:date="2018-10-21T17:45:00Z">
          <w:pPr>
            <w:jc w:val="center"/>
          </w:pPr>
        </w:pPrChange>
      </w:pPr>
      <w:r w:rsidRPr="00BD14E1">
        <w:rPr>
          <w:sz w:val="40"/>
          <w:szCs w:val="40"/>
        </w:rPr>
        <w:t>UNIT 8 HW</w:t>
      </w:r>
    </w:p>
    <w:p w14:paraId="153B4CD3" w14:textId="02F272BE" w:rsidR="00E255EA" w:rsidRDefault="00714CA5">
      <w:pPr>
        <w:spacing w:after="0" w:line="240" w:lineRule="auto"/>
        <w:contextualSpacing/>
        <w:jc w:val="center"/>
        <w:pPrChange w:id="1" w:author="Javier Saldana" w:date="2018-10-21T17:45:00Z">
          <w:pPr>
            <w:jc w:val="center"/>
          </w:pPr>
        </w:pPrChange>
      </w:pPr>
      <w:ins w:id="2" w:author="Javier Saldana" w:date="2018-10-28T20:56:00Z">
        <w:r>
          <w:rPr>
            <w:noProof/>
          </w:rPr>
          <mc:AlternateContent>
            <mc:Choice Requires="wpi">
              <w:drawing>
                <wp:anchor distT="0" distB="0" distL="114300" distR="114300" simplePos="0" relativeHeight="251667456" behindDoc="0" locked="0" layoutInCell="1" allowOverlap="1" wp14:anchorId="168B1A63" wp14:editId="14D509BD">
                  <wp:simplePos x="0" y="0"/>
                  <wp:positionH relativeFrom="column">
                    <wp:posOffset>323850</wp:posOffset>
                  </wp:positionH>
                  <wp:positionV relativeFrom="paragraph">
                    <wp:posOffset>-374332</wp:posOffset>
                  </wp:positionV>
                  <wp:extent cx="1138313" cy="1288522"/>
                  <wp:effectExtent l="38100" t="38100" r="43180" b="45085"/>
                  <wp:wrapNone/>
                  <wp:docPr id="21" name="Ink 21"/>
                  <wp:cNvGraphicFramePr/>
                  <a:graphic xmlns:a="http://schemas.openxmlformats.org/drawingml/2006/main">
                    <a:graphicData uri="http://schemas.microsoft.com/office/word/2010/wordprocessingInk">
                      <w14:contentPart bwMode="auto" r:id="rId7">
                        <w14:nvContentPartPr>
                          <w14:cNvContentPartPr/>
                        </w14:nvContentPartPr>
                        <w14:xfrm>
                          <a:off x="0" y="0"/>
                          <a:ext cx="1138313" cy="1288522"/>
                        </w14:xfrm>
                      </w14:contentPart>
                    </a:graphicData>
                  </a:graphic>
                </wp:anchor>
              </w:drawing>
            </mc:Choice>
            <mc:Fallback>
              <w:pict>
                <v:shapetype w14:anchorId="1B7351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4.8pt;margin-top:-30.15pt;width:91.05pt;height:102.8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">
                  <v:imagedata r:id="rId8" o:title=""/>
                </v:shape>
              </w:pict>
            </mc:Fallback>
          </mc:AlternateContent>
        </w:r>
      </w:ins>
      <w:r w:rsidR="00E255EA" w:rsidRPr="00E255EA">
        <w:rPr>
          <w:noProof/>
        </w:rPr>
        <w:drawing>
          <wp:inline distT="0" distB="0" distL="0" distR="0" wp14:anchorId="52B8EFB9" wp14:editId="1BD17CE7">
            <wp:extent cx="2252137" cy="1493244"/>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7159" cy="1503204"/>
                    </a:xfrm>
                    <a:prstGeom prst="rect">
                      <a:avLst/>
                    </a:prstGeom>
                  </pic:spPr>
                </pic:pic>
              </a:graphicData>
            </a:graphic>
          </wp:inline>
        </w:drawing>
      </w:r>
    </w:p>
    <w:p w14:paraId="1EFEF506" w14:textId="27D8B05B" w:rsidR="00E255EA" w:rsidRPr="00BD14E1" w:rsidRDefault="00D94521">
      <w:pPr>
        <w:spacing w:after="0" w:line="240" w:lineRule="auto"/>
        <w:contextualSpacing/>
        <w:rPr>
          <w:sz w:val="24"/>
          <w:szCs w:val="24"/>
        </w:rPr>
        <w:pPrChange w:id="3" w:author="Javier Saldana" w:date="2018-10-21T17:45:00Z">
          <w:pPr/>
        </w:pPrChange>
      </w:pPr>
      <w:r w:rsidRPr="00BD14E1">
        <w:rPr>
          <w:sz w:val="24"/>
          <w:szCs w:val="24"/>
        </w:rPr>
        <w:t>American</w:t>
      </w:r>
      <w:r w:rsidR="00BE5FC7" w:rsidRPr="00BD14E1">
        <w:rPr>
          <w:sz w:val="24"/>
          <w:szCs w:val="24"/>
        </w:rPr>
        <w:t>s</w:t>
      </w:r>
      <w:r w:rsidRPr="00BD14E1">
        <w:rPr>
          <w:sz w:val="24"/>
          <w:szCs w:val="24"/>
        </w:rPr>
        <w:t xml:space="preserve"> love their baseball.  Even so, there is a concern that teams with more money to spend on players have more success than teams that have less money to spend.  The payroll (X) (in millions of dollars) and the number of games won in the season (out of 162) (Y) are provided in the table below for </w:t>
      </w:r>
      <w:r w:rsidR="00A107B3">
        <w:rPr>
          <w:sz w:val="24"/>
          <w:szCs w:val="24"/>
        </w:rPr>
        <w:t xml:space="preserve">all of </w:t>
      </w:r>
      <w:r w:rsidRPr="00BD14E1">
        <w:rPr>
          <w:sz w:val="24"/>
          <w:szCs w:val="24"/>
        </w:rPr>
        <w:t>the 30 major league teams.  The numbers are fro</w:t>
      </w:r>
      <w:r w:rsidR="00BE5FC7" w:rsidRPr="00BD14E1">
        <w:rPr>
          <w:sz w:val="24"/>
          <w:szCs w:val="24"/>
        </w:rPr>
        <w:t>m</w:t>
      </w:r>
      <w:r w:rsidRPr="00BD14E1">
        <w:rPr>
          <w:sz w:val="24"/>
          <w:szCs w:val="24"/>
        </w:rPr>
        <w:t xml:space="preserve"> </w:t>
      </w:r>
      <w:bookmarkStart w:id="4" w:name="_GoBack"/>
      <w:bookmarkEnd w:id="4"/>
      <w:r w:rsidRPr="00BD14E1">
        <w:rPr>
          <w:sz w:val="24"/>
          <w:szCs w:val="24"/>
        </w:rPr>
        <w:t xml:space="preserve">the 2010 regular season.  We can use these data to illustrate statistical methods for drawing inferences about correlations.  </w:t>
      </w:r>
    </w:p>
    <w:p w14:paraId="360AADC3" w14:textId="77777777" w:rsidR="00214F0B" w:rsidRDefault="00E255EA">
      <w:pPr>
        <w:spacing w:after="0" w:line="240" w:lineRule="auto"/>
        <w:contextualSpacing/>
        <w:jc w:val="center"/>
        <w:pPrChange w:id="5" w:author="Javier Saldana" w:date="2018-10-21T17:45:00Z">
          <w:pPr>
            <w:jc w:val="center"/>
          </w:pPr>
        </w:pPrChange>
      </w:pPr>
      <w:r>
        <w:rPr>
          <w:noProof/>
        </w:rPr>
        <w:drawing>
          <wp:inline distT="0" distB="0" distL="0" distR="0" wp14:anchorId="12CD27AE" wp14:editId="6DA3A35E">
            <wp:extent cx="4804410" cy="1702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31292" b="37975"/>
                    <a:stretch/>
                  </pic:blipFill>
                  <pic:spPr bwMode="auto">
                    <a:xfrm>
                      <a:off x="0" y="0"/>
                      <a:ext cx="4805028" cy="1702410"/>
                    </a:xfrm>
                    <a:prstGeom prst="rect">
                      <a:avLst/>
                    </a:prstGeom>
                    <a:ln>
                      <a:noFill/>
                    </a:ln>
                    <a:extLst>
                      <a:ext uri="{53640926-AAD7-44D8-BBD7-CCE9431645EC}">
                        <a14:shadowObscured xmlns:a14="http://schemas.microsoft.com/office/drawing/2010/main"/>
                      </a:ext>
                    </a:extLst>
                  </pic:spPr>
                </pic:pic>
              </a:graphicData>
            </a:graphic>
          </wp:inline>
        </w:drawing>
      </w:r>
    </w:p>
    <w:p w14:paraId="5AE6CA9F" w14:textId="125C987F" w:rsidR="00DD32AB" w:rsidRDefault="00D94521" w:rsidP="00DD32AB">
      <w:pPr>
        <w:pStyle w:val="ListParagraph"/>
        <w:numPr>
          <w:ilvl w:val="0"/>
          <w:numId w:val="1"/>
        </w:numPr>
        <w:spacing w:after="0" w:line="240" w:lineRule="auto"/>
        <w:rPr>
          <w:ins w:id="6" w:author="Javier Saldana" w:date="2018-10-21T19:47:00Z"/>
          <w:sz w:val="24"/>
          <w:szCs w:val="24"/>
        </w:rPr>
      </w:pPr>
      <w:r w:rsidRPr="00BD14E1">
        <w:rPr>
          <w:sz w:val="24"/>
          <w:szCs w:val="24"/>
        </w:rPr>
        <w:t>Provide a scatterplot of the data using both SAS and R. Looking at the scatterplot, do you expect the correlation to be positive, negative, or close to 0?  Why?  Is the relationship between team payroll and number of wins strong, moderate</w:t>
      </w:r>
      <w:r w:rsidR="004700CD">
        <w:rPr>
          <w:sz w:val="24"/>
          <w:szCs w:val="24"/>
        </w:rPr>
        <w:t>,</w:t>
      </w:r>
      <w:r w:rsidRPr="00BD14E1">
        <w:rPr>
          <w:sz w:val="24"/>
          <w:szCs w:val="24"/>
        </w:rPr>
        <w:t xml:space="preserve"> or weak?  Is the relationship linear?  Take a guess of the value of the correlation coefficient. </w:t>
      </w:r>
    </w:p>
    <w:p w14:paraId="05530932" w14:textId="257C6EB2" w:rsidR="00DF6DD1" w:rsidRPr="00D90209" w:rsidRDefault="00D90209">
      <w:pPr>
        <w:spacing w:after="0" w:line="240" w:lineRule="auto"/>
        <w:rPr>
          <w:ins w:id="7" w:author="Javier Saldana" w:date="2018-10-21T17:45:00Z"/>
          <w:color w:val="1F497D" w:themeColor="text2"/>
          <w:sz w:val="24"/>
          <w:szCs w:val="24"/>
          <w:rPrChange w:id="8" w:author="Javier Saldana" w:date="2018-10-21T19:47:00Z">
            <w:rPr>
              <w:ins w:id="9" w:author="Javier Saldana" w:date="2018-10-21T17:45:00Z"/>
            </w:rPr>
          </w:rPrChange>
        </w:rPr>
        <w:pPrChange w:id="10" w:author="Javier Saldana" w:date="2018-10-21T19:47:00Z">
          <w:pPr>
            <w:pStyle w:val="ListParagraph"/>
            <w:numPr>
              <w:numId w:val="1"/>
            </w:numPr>
            <w:ind w:hanging="360"/>
          </w:pPr>
        </w:pPrChange>
      </w:pPr>
      <w:ins w:id="11" w:author="Javier Saldana" w:date="2018-10-21T19:47:00Z">
        <w:r>
          <w:rPr>
            <w:color w:val="1F497D" w:themeColor="text2"/>
            <w:sz w:val="24"/>
            <w:szCs w:val="24"/>
          </w:rPr>
          <w:t xml:space="preserve">The correlation appears to be positive. As payroll increases, you can see the number of wins also increases. </w:t>
        </w:r>
        <w:r w:rsidR="009F5E62">
          <w:rPr>
            <w:color w:val="1F497D" w:themeColor="text2"/>
            <w:sz w:val="24"/>
            <w:szCs w:val="24"/>
          </w:rPr>
          <w:t>However, the strength of the relationship</w:t>
        </w:r>
      </w:ins>
      <w:ins w:id="12" w:author="Javier Saldana" w:date="2018-10-21T19:48:00Z">
        <w:r w:rsidR="009F5E62">
          <w:rPr>
            <w:color w:val="1F497D" w:themeColor="text2"/>
            <w:sz w:val="24"/>
            <w:szCs w:val="24"/>
          </w:rPr>
          <w:t xml:space="preserve"> is weak at best since there is very high variance in the data. I would guess the coefficient to be </w:t>
        </w:r>
        <w:r w:rsidR="00576393">
          <w:rPr>
            <w:color w:val="1F497D" w:themeColor="text2"/>
            <w:sz w:val="24"/>
            <w:szCs w:val="24"/>
          </w:rPr>
          <w:t>around 25%.</w:t>
        </w:r>
      </w:ins>
    </w:p>
    <w:p w14:paraId="4AC50F49" w14:textId="33B4774D" w:rsidR="00D94521" w:rsidRDefault="00D94521" w:rsidP="00DD32AB">
      <w:pPr>
        <w:spacing w:after="0" w:line="240" w:lineRule="auto"/>
        <w:contextualSpacing/>
        <w:rPr>
          <w:ins w:id="13" w:author="Javier Saldana" w:date="2018-10-21T17:51:00Z"/>
          <w:sz w:val="24"/>
          <w:szCs w:val="24"/>
        </w:rPr>
      </w:pPr>
      <w:r w:rsidRPr="00DD32AB">
        <w:rPr>
          <w:sz w:val="24"/>
          <w:szCs w:val="24"/>
          <w:rPrChange w:id="14" w:author="Javier Saldana" w:date="2018-10-21T17:45:00Z">
            <w:rPr/>
          </w:rPrChange>
        </w:rPr>
        <w:t xml:space="preserve"> </w:t>
      </w:r>
      <w:ins w:id="15" w:author="Javier Saldana" w:date="2018-10-21T17:50:00Z">
        <w:r w:rsidR="00067719">
          <w:rPr>
            <w:noProof/>
          </w:rPr>
          <w:drawing>
            <wp:inline distT="0" distB="0" distL="0" distR="0" wp14:anchorId="689BFCE4" wp14:editId="3653AC6A">
              <wp:extent cx="2976562" cy="249446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4798" cy="2509743"/>
                      </a:xfrm>
                      <a:prstGeom prst="rect">
                        <a:avLst/>
                      </a:prstGeom>
                    </pic:spPr>
                  </pic:pic>
                </a:graphicData>
              </a:graphic>
            </wp:inline>
          </w:drawing>
        </w:r>
      </w:ins>
      <w:ins w:id="16" w:author="Javier Saldana" w:date="2018-10-21T18:07:00Z">
        <w:r w:rsidR="00565D35">
          <w:rPr>
            <w:sz w:val="24"/>
            <w:szCs w:val="24"/>
          </w:rPr>
          <w:t xml:space="preserve"> </w:t>
        </w:r>
      </w:ins>
      <w:ins w:id="17" w:author="Javier Saldana" w:date="2018-10-21T18:06:00Z">
        <w:r w:rsidR="00FC712F">
          <w:rPr>
            <w:noProof/>
          </w:rPr>
          <w:drawing>
            <wp:inline distT="0" distB="0" distL="0" distR="0" wp14:anchorId="66A94AE9" wp14:editId="500D9C31">
              <wp:extent cx="2805113" cy="21170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4249" cy="2139010"/>
                      </a:xfrm>
                      <a:prstGeom prst="rect">
                        <a:avLst/>
                      </a:prstGeom>
                    </pic:spPr>
                  </pic:pic>
                </a:graphicData>
              </a:graphic>
            </wp:inline>
          </w:drawing>
        </w:r>
      </w:ins>
    </w:p>
    <w:p w14:paraId="74A0FCDD" w14:textId="2D518590" w:rsidR="00C7467F" w:rsidRPr="00DD32AB" w:rsidRDefault="00C7467F">
      <w:pPr>
        <w:spacing w:after="0" w:line="240" w:lineRule="auto"/>
        <w:contextualSpacing/>
        <w:rPr>
          <w:sz w:val="24"/>
          <w:szCs w:val="24"/>
          <w:rPrChange w:id="18" w:author="Javier Saldana" w:date="2018-10-21T17:45:00Z">
            <w:rPr/>
          </w:rPrChange>
        </w:rPr>
        <w:pPrChange w:id="19" w:author="Javier Saldana" w:date="2018-10-21T17:45:00Z">
          <w:pPr>
            <w:pStyle w:val="ListParagraph"/>
            <w:numPr>
              <w:numId w:val="1"/>
            </w:numPr>
            <w:ind w:hanging="360"/>
          </w:pPr>
        </w:pPrChange>
      </w:pPr>
      <w:ins w:id="20" w:author="Javier Saldana" w:date="2018-10-21T17:51:00Z">
        <w:r>
          <w:rPr>
            <w:noProof/>
          </w:rPr>
          <w:lastRenderedPageBreak/>
          <w:drawing>
            <wp:inline distT="0" distB="0" distL="0" distR="0" wp14:anchorId="33FBCD92" wp14:editId="0C3740C3">
              <wp:extent cx="3048000" cy="37383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0751" cy="417101"/>
                      </a:xfrm>
                      <a:prstGeom prst="rect">
                        <a:avLst/>
                      </a:prstGeom>
                    </pic:spPr>
                  </pic:pic>
                </a:graphicData>
              </a:graphic>
            </wp:inline>
          </w:drawing>
        </w:r>
      </w:ins>
      <w:ins w:id="21" w:author="Javier Saldana" w:date="2018-10-21T18:07:00Z">
        <w:r w:rsidR="00565D35">
          <w:rPr>
            <w:sz w:val="24"/>
            <w:szCs w:val="24"/>
          </w:rPr>
          <w:t xml:space="preserve"> </w:t>
        </w:r>
      </w:ins>
      <w:ins w:id="22" w:author="Javier Saldana" w:date="2018-10-21T18:06:00Z">
        <w:r w:rsidR="00565D35">
          <w:rPr>
            <w:noProof/>
          </w:rPr>
          <w:drawing>
            <wp:inline distT="0" distB="0" distL="0" distR="0" wp14:anchorId="5DADCBCF" wp14:editId="20B3FB17">
              <wp:extent cx="1756341" cy="33813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09550" cy="386886"/>
                      </a:xfrm>
                      <a:prstGeom prst="rect">
                        <a:avLst/>
                      </a:prstGeom>
                    </pic:spPr>
                  </pic:pic>
                </a:graphicData>
              </a:graphic>
            </wp:inline>
          </w:drawing>
        </w:r>
      </w:ins>
    </w:p>
    <w:p w14:paraId="2449A8AC" w14:textId="31AF570A" w:rsidR="00D94521" w:rsidRDefault="00D94521" w:rsidP="00DD32AB">
      <w:pPr>
        <w:pStyle w:val="ListParagraph"/>
        <w:numPr>
          <w:ilvl w:val="0"/>
          <w:numId w:val="1"/>
        </w:numPr>
        <w:spacing w:after="0" w:line="240" w:lineRule="auto"/>
        <w:rPr>
          <w:ins w:id="23" w:author="Javier Saldana" w:date="2018-10-21T19:48:00Z"/>
          <w:sz w:val="24"/>
          <w:szCs w:val="24"/>
        </w:rPr>
      </w:pPr>
      <w:r w:rsidRPr="00BD14E1">
        <w:rPr>
          <w:sz w:val="24"/>
          <w:szCs w:val="24"/>
        </w:rPr>
        <w:t>Find the correlation between team payroll and the number of wins</w:t>
      </w:r>
      <w:r w:rsidR="004700CD">
        <w:rPr>
          <w:sz w:val="24"/>
          <w:szCs w:val="24"/>
        </w:rPr>
        <w:t>.</w:t>
      </w:r>
      <w:r w:rsidRPr="00BD14E1">
        <w:rPr>
          <w:sz w:val="24"/>
          <w:szCs w:val="24"/>
        </w:rPr>
        <w:t xml:space="preserve"> </w:t>
      </w:r>
      <w:r w:rsidR="00203AD6">
        <w:rPr>
          <w:sz w:val="24"/>
          <w:szCs w:val="24"/>
        </w:rPr>
        <w:t>(</w:t>
      </w:r>
      <w:r w:rsidR="004700CD">
        <w:rPr>
          <w:sz w:val="24"/>
          <w:szCs w:val="24"/>
        </w:rPr>
        <w:t>N</w:t>
      </w:r>
      <w:r w:rsidRPr="00BD14E1">
        <w:rPr>
          <w:sz w:val="24"/>
          <w:szCs w:val="24"/>
        </w:rPr>
        <w:t>o fair going back and changing your answer to the previous question</w:t>
      </w:r>
      <w:r w:rsidR="004700CD">
        <w:rPr>
          <w:sz w:val="24"/>
          <w:szCs w:val="24"/>
        </w:rPr>
        <w:t>!</w:t>
      </w:r>
      <w:r w:rsidR="00203AD6">
        <w:rPr>
          <w:sz w:val="24"/>
          <w:szCs w:val="24"/>
        </w:rPr>
        <w:t>)</w:t>
      </w:r>
      <w:r w:rsidRPr="00BD14E1">
        <w:rPr>
          <w:sz w:val="24"/>
          <w:szCs w:val="24"/>
        </w:rPr>
        <w:t xml:space="preserve">  You should do this in both R and SAS. </w:t>
      </w:r>
    </w:p>
    <w:p w14:paraId="2EAAF333" w14:textId="6B6B384A" w:rsidR="00576393" w:rsidRPr="008C7A45" w:rsidRDefault="00576393">
      <w:pPr>
        <w:spacing w:after="0" w:line="240" w:lineRule="auto"/>
        <w:rPr>
          <w:ins w:id="24" w:author="Javier Saldana" w:date="2018-10-21T18:12:00Z"/>
          <w:color w:val="1F497D" w:themeColor="text2"/>
          <w:sz w:val="24"/>
          <w:szCs w:val="24"/>
          <w:rPrChange w:id="25" w:author="Javier Saldana" w:date="2018-10-21T19:49:00Z">
            <w:rPr>
              <w:ins w:id="26" w:author="Javier Saldana" w:date="2018-10-21T18:12:00Z"/>
            </w:rPr>
          </w:rPrChange>
        </w:rPr>
        <w:pPrChange w:id="27" w:author="Javier Saldana" w:date="2018-10-21T19:48:00Z">
          <w:pPr>
            <w:pStyle w:val="ListParagraph"/>
            <w:numPr>
              <w:numId w:val="1"/>
            </w:numPr>
            <w:spacing w:after="0" w:line="240" w:lineRule="auto"/>
            <w:ind w:hanging="360"/>
          </w:pPr>
        </w:pPrChange>
      </w:pPr>
      <w:ins w:id="28" w:author="Javier Saldana" w:date="2018-10-21T19:48:00Z">
        <w:r w:rsidRPr="008C7A45">
          <w:rPr>
            <w:color w:val="1F497D" w:themeColor="text2"/>
            <w:sz w:val="24"/>
            <w:szCs w:val="24"/>
            <w:rPrChange w:id="29" w:author="Javier Saldana" w:date="2018-10-21T19:49:00Z">
              <w:rPr>
                <w:sz w:val="24"/>
                <w:szCs w:val="24"/>
              </w:rPr>
            </w:rPrChange>
          </w:rPr>
          <w:t>SAS and R both confirm the coefficient of the data</w:t>
        </w:r>
      </w:ins>
      <w:ins w:id="30" w:author="Javier Saldana" w:date="2018-10-21T19:49:00Z">
        <w:r w:rsidR="008C7A45" w:rsidRPr="008C7A45">
          <w:rPr>
            <w:color w:val="1F497D" w:themeColor="text2"/>
            <w:sz w:val="24"/>
            <w:szCs w:val="24"/>
            <w:rPrChange w:id="31" w:author="Javier Saldana" w:date="2018-10-21T19:49:00Z">
              <w:rPr>
                <w:sz w:val="24"/>
                <w:szCs w:val="24"/>
              </w:rPr>
            </w:rPrChange>
          </w:rPr>
          <w:t xml:space="preserve"> (r)</w:t>
        </w:r>
      </w:ins>
      <w:ins w:id="32" w:author="Javier Saldana" w:date="2018-10-21T19:48:00Z">
        <w:r w:rsidRPr="008C7A45">
          <w:rPr>
            <w:color w:val="1F497D" w:themeColor="text2"/>
            <w:sz w:val="24"/>
            <w:szCs w:val="24"/>
            <w:rPrChange w:id="33" w:author="Javier Saldana" w:date="2018-10-21T19:49:00Z">
              <w:rPr>
                <w:sz w:val="24"/>
                <w:szCs w:val="24"/>
              </w:rPr>
            </w:rPrChange>
          </w:rPr>
          <w:t xml:space="preserve"> </w:t>
        </w:r>
      </w:ins>
      <w:ins w:id="34" w:author="Javier Saldana" w:date="2018-10-21T19:49:00Z">
        <w:r w:rsidR="008C7A45" w:rsidRPr="008C7A45">
          <w:rPr>
            <w:color w:val="1F497D" w:themeColor="text2"/>
            <w:sz w:val="24"/>
            <w:szCs w:val="24"/>
            <w:rPrChange w:id="35" w:author="Javier Saldana" w:date="2018-10-21T19:49:00Z">
              <w:rPr>
                <w:sz w:val="24"/>
                <w:szCs w:val="24"/>
              </w:rPr>
            </w:rPrChange>
          </w:rPr>
          <w:t>=</w:t>
        </w:r>
      </w:ins>
      <w:ins w:id="36" w:author="Javier Saldana" w:date="2018-10-21T19:48:00Z">
        <w:r w:rsidR="00DC39B4" w:rsidRPr="008C7A45">
          <w:rPr>
            <w:color w:val="1F497D" w:themeColor="text2"/>
            <w:sz w:val="24"/>
            <w:szCs w:val="24"/>
            <w:rPrChange w:id="37" w:author="Javier Saldana" w:date="2018-10-21T19:49:00Z">
              <w:rPr>
                <w:sz w:val="24"/>
                <w:szCs w:val="24"/>
              </w:rPr>
            </w:rPrChange>
          </w:rPr>
          <w:t xml:space="preserve"> </w:t>
        </w:r>
      </w:ins>
      <w:ins w:id="38" w:author="Javier Saldana" w:date="2018-10-21T19:49:00Z">
        <w:r w:rsidR="00DC39B4" w:rsidRPr="008C7A45">
          <w:rPr>
            <w:color w:val="1F497D" w:themeColor="text2"/>
            <w:sz w:val="24"/>
            <w:szCs w:val="24"/>
            <w:rPrChange w:id="39" w:author="Javier Saldana" w:date="2018-10-21T19:49:00Z">
              <w:rPr>
                <w:sz w:val="24"/>
                <w:szCs w:val="24"/>
              </w:rPr>
            </w:rPrChange>
          </w:rPr>
          <w:t>0.366</w:t>
        </w:r>
        <w:r w:rsidR="008C7A45" w:rsidRPr="008C7A45">
          <w:rPr>
            <w:color w:val="1F497D" w:themeColor="text2"/>
            <w:sz w:val="24"/>
            <w:szCs w:val="24"/>
            <w:rPrChange w:id="40" w:author="Javier Saldana" w:date="2018-10-21T19:49:00Z">
              <w:rPr>
                <w:sz w:val="24"/>
                <w:szCs w:val="24"/>
              </w:rPr>
            </w:rPrChange>
          </w:rPr>
          <w:t>.</w:t>
        </w:r>
      </w:ins>
    </w:p>
    <w:p w14:paraId="2F26D60A" w14:textId="6B42D611" w:rsidR="00180E43" w:rsidRDefault="00180E43" w:rsidP="00D17F20">
      <w:pPr>
        <w:spacing w:after="0" w:line="240" w:lineRule="auto"/>
        <w:rPr>
          <w:ins w:id="41" w:author="Javier Saldana" w:date="2018-10-21T19:18:00Z"/>
          <w:rFonts w:ascii="Arial" w:hAnsi="Arial" w:cs="Arial"/>
          <w:color w:val="000000"/>
          <w:sz w:val="20"/>
          <w:szCs w:val="20"/>
        </w:rPr>
      </w:pPr>
      <w:ins w:id="42" w:author="Javier Saldana" w:date="2018-10-21T19:18:00Z">
        <w:r>
          <w:rPr>
            <w:noProof/>
          </w:rPr>
          <w:drawing>
            <wp:inline distT="0" distB="0" distL="0" distR="0" wp14:anchorId="7E1B41E8" wp14:editId="4955C404">
              <wp:extent cx="1228595" cy="20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6410" cy="241584"/>
                      </a:xfrm>
                      <a:prstGeom prst="rect">
                        <a:avLst/>
                      </a:prstGeom>
                    </pic:spPr>
                  </pic:pic>
                </a:graphicData>
              </a:graphic>
            </wp:inline>
          </w:drawing>
        </w:r>
      </w:ins>
    </w:p>
    <w:p w14:paraId="25939695" w14:textId="1E3F3DFC" w:rsidR="00D17F20" w:rsidRDefault="00180E43" w:rsidP="00D17F20">
      <w:pPr>
        <w:spacing w:after="0" w:line="240" w:lineRule="auto"/>
        <w:rPr>
          <w:ins w:id="43" w:author="Javier Saldana" w:date="2018-10-21T19:19:00Z"/>
          <w:rFonts w:ascii="Arial" w:hAnsi="Arial" w:cs="Arial"/>
          <w:color w:val="000000"/>
          <w:sz w:val="20"/>
          <w:szCs w:val="20"/>
        </w:rPr>
      </w:pPr>
      <w:ins w:id="44" w:author="Javier Saldana" w:date="2018-10-21T19:17:00Z">
        <w:r>
          <w:rPr>
            <w:noProof/>
          </w:rPr>
          <w:drawing>
            <wp:inline distT="0" distB="0" distL="0" distR="0" wp14:anchorId="34790324" wp14:editId="7F6E80FD">
              <wp:extent cx="2624138" cy="2139401"/>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722" cy="2176564"/>
                      </a:xfrm>
                      <a:prstGeom prst="rect">
                        <a:avLst/>
                      </a:prstGeom>
                    </pic:spPr>
                  </pic:pic>
                </a:graphicData>
              </a:graphic>
            </wp:inline>
          </w:drawing>
        </w:r>
      </w:ins>
    </w:p>
    <w:p w14:paraId="7B39B60C" w14:textId="37C943C5" w:rsidR="00A7772C" w:rsidRDefault="00A7772C" w:rsidP="00D17F20">
      <w:pPr>
        <w:spacing w:after="0" w:line="240" w:lineRule="auto"/>
        <w:rPr>
          <w:ins w:id="45" w:author="Javier Saldana" w:date="2018-10-21T18:17:00Z"/>
          <w:rFonts w:ascii="Arial" w:hAnsi="Arial" w:cs="Arial"/>
          <w:color w:val="000000"/>
          <w:sz w:val="20"/>
          <w:szCs w:val="20"/>
        </w:rPr>
      </w:pPr>
      <w:ins w:id="46" w:author="Javier Saldana" w:date="2018-10-21T19:19:00Z">
        <w:r>
          <w:rPr>
            <w:noProof/>
          </w:rPr>
          <w:drawing>
            <wp:inline distT="0" distB="0" distL="0" distR="0" wp14:anchorId="3F39A339" wp14:editId="73EAB4B9">
              <wp:extent cx="2776538" cy="271567"/>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3540" cy="284967"/>
                      </a:xfrm>
                      <a:prstGeom prst="rect">
                        <a:avLst/>
                      </a:prstGeom>
                    </pic:spPr>
                  </pic:pic>
                </a:graphicData>
              </a:graphic>
            </wp:inline>
          </w:drawing>
        </w:r>
      </w:ins>
    </w:p>
    <w:p w14:paraId="49C6D19D" w14:textId="6646C5A4" w:rsidR="00D30D78" w:rsidRPr="00D17F20" w:rsidRDefault="00D30D78">
      <w:pPr>
        <w:spacing w:after="0" w:line="240" w:lineRule="auto"/>
        <w:rPr>
          <w:sz w:val="24"/>
          <w:szCs w:val="24"/>
          <w:rPrChange w:id="47" w:author="Javier Saldana" w:date="2018-10-21T18:12:00Z">
            <w:rPr/>
          </w:rPrChange>
        </w:rPr>
        <w:pPrChange w:id="48" w:author="Javier Saldana" w:date="2018-10-21T18:12:00Z">
          <w:pPr>
            <w:pStyle w:val="ListParagraph"/>
            <w:numPr>
              <w:numId w:val="1"/>
            </w:numPr>
            <w:ind w:hanging="360"/>
          </w:pPr>
        </w:pPrChange>
      </w:pPr>
    </w:p>
    <w:p w14:paraId="3147DC61" w14:textId="0B5B6EA4" w:rsidR="00D94521" w:rsidRDefault="00D94521" w:rsidP="00DD32AB">
      <w:pPr>
        <w:pStyle w:val="ListParagraph"/>
        <w:numPr>
          <w:ilvl w:val="0"/>
          <w:numId w:val="1"/>
        </w:numPr>
        <w:spacing w:after="0" w:line="240" w:lineRule="auto"/>
        <w:rPr>
          <w:ins w:id="49" w:author="Javier Saldana" w:date="2018-10-21T19:50:00Z"/>
          <w:sz w:val="24"/>
          <w:szCs w:val="24"/>
        </w:rPr>
      </w:pPr>
      <w:r w:rsidRPr="00BD14E1">
        <w:rPr>
          <w:sz w:val="24"/>
          <w:szCs w:val="24"/>
        </w:rPr>
        <w:t xml:space="preserve">San Diego (SD) has a payroll of </w:t>
      </w:r>
      <w:r w:rsidR="00A107B3">
        <w:rPr>
          <w:sz w:val="24"/>
          <w:szCs w:val="24"/>
        </w:rPr>
        <w:t>$</w:t>
      </w:r>
      <w:r w:rsidRPr="00BD14E1">
        <w:rPr>
          <w:sz w:val="24"/>
          <w:szCs w:val="24"/>
        </w:rPr>
        <w:t xml:space="preserve">38 million, yet </w:t>
      </w:r>
      <w:r w:rsidR="004700CD">
        <w:rPr>
          <w:sz w:val="24"/>
          <w:szCs w:val="24"/>
        </w:rPr>
        <w:t xml:space="preserve">SD </w:t>
      </w:r>
      <w:r w:rsidRPr="00BD14E1">
        <w:rPr>
          <w:sz w:val="24"/>
          <w:szCs w:val="24"/>
        </w:rPr>
        <w:t>has 90 wins – more than Boston does</w:t>
      </w:r>
      <w:r w:rsidR="00A107B3">
        <w:rPr>
          <w:sz w:val="24"/>
          <w:szCs w:val="24"/>
        </w:rPr>
        <w:t xml:space="preserve"> (with a payroll of $162 million)</w:t>
      </w:r>
      <w:r w:rsidRPr="00BD14E1">
        <w:rPr>
          <w:sz w:val="24"/>
          <w:szCs w:val="24"/>
        </w:rPr>
        <w:t>. Delete SD from the data and rerun the analysis</w:t>
      </w:r>
      <w:r w:rsidR="00A107B3">
        <w:rPr>
          <w:sz w:val="24"/>
          <w:szCs w:val="24"/>
        </w:rPr>
        <w:t xml:space="preserve"> (scatter plot and correlation value)</w:t>
      </w:r>
      <w:r w:rsidRPr="00BD14E1">
        <w:rPr>
          <w:sz w:val="24"/>
          <w:szCs w:val="24"/>
        </w:rPr>
        <w:t xml:space="preserve">.  How does the correlation change?  You may use your preference here, R or SAS.  </w:t>
      </w:r>
    </w:p>
    <w:p w14:paraId="4DB03184" w14:textId="58F5B357" w:rsidR="008C7A45" w:rsidRPr="00981681" w:rsidRDefault="008C7A45">
      <w:pPr>
        <w:spacing w:after="0" w:line="240" w:lineRule="auto"/>
        <w:rPr>
          <w:ins w:id="50" w:author="Javier Saldana" w:date="2018-10-21T19:26:00Z"/>
          <w:color w:val="1F497D" w:themeColor="text2"/>
          <w:sz w:val="24"/>
          <w:szCs w:val="24"/>
          <w:rPrChange w:id="51" w:author="Javier Saldana" w:date="2018-10-21T19:52:00Z">
            <w:rPr>
              <w:ins w:id="52" w:author="Javier Saldana" w:date="2018-10-21T19:26:00Z"/>
            </w:rPr>
          </w:rPrChange>
        </w:rPr>
        <w:pPrChange w:id="53" w:author="Javier Saldana" w:date="2018-10-21T19:50:00Z">
          <w:pPr>
            <w:pStyle w:val="ListParagraph"/>
            <w:numPr>
              <w:numId w:val="1"/>
            </w:numPr>
            <w:spacing w:after="0" w:line="240" w:lineRule="auto"/>
            <w:ind w:hanging="360"/>
          </w:pPr>
        </w:pPrChange>
      </w:pPr>
      <w:ins w:id="54" w:author="Javier Saldana" w:date="2018-10-21T19:50:00Z">
        <w:r w:rsidRPr="00981681">
          <w:rPr>
            <w:color w:val="1F497D" w:themeColor="text2"/>
            <w:sz w:val="24"/>
            <w:szCs w:val="24"/>
            <w:rPrChange w:id="55" w:author="Javier Saldana" w:date="2018-10-21T19:52:00Z">
              <w:rPr>
                <w:sz w:val="24"/>
                <w:szCs w:val="24"/>
              </w:rPr>
            </w:rPrChange>
          </w:rPr>
          <w:t xml:space="preserve">The strength of the correlation </w:t>
        </w:r>
        <w:proofErr w:type="gramStart"/>
        <w:r w:rsidRPr="00981681">
          <w:rPr>
            <w:color w:val="1F497D" w:themeColor="text2"/>
            <w:sz w:val="24"/>
            <w:szCs w:val="24"/>
            <w:rPrChange w:id="56" w:author="Javier Saldana" w:date="2018-10-21T19:52:00Z">
              <w:rPr>
                <w:sz w:val="24"/>
                <w:szCs w:val="24"/>
              </w:rPr>
            </w:rPrChange>
          </w:rPr>
          <w:t>actually increases</w:t>
        </w:r>
        <w:proofErr w:type="gramEnd"/>
        <w:r w:rsidRPr="00981681">
          <w:rPr>
            <w:color w:val="1F497D" w:themeColor="text2"/>
            <w:sz w:val="24"/>
            <w:szCs w:val="24"/>
            <w:rPrChange w:id="57" w:author="Javier Saldana" w:date="2018-10-21T19:52:00Z">
              <w:rPr>
                <w:sz w:val="24"/>
                <w:szCs w:val="24"/>
              </w:rPr>
            </w:rPrChange>
          </w:rPr>
          <w:t xml:space="preserve"> from </w:t>
        </w:r>
        <w:r w:rsidR="00DE61B2" w:rsidRPr="00981681">
          <w:rPr>
            <w:color w:val="1F497D" w:themeColor="text2"/>
            <w:sz w:val="24"/>
            <w:szCs w:val="24"/>
            <w:rPrChange w:id="58" w:author="Javier Saldana" w:date="2018-10-21T19:52:00Z">
              <w:rPr>
                <w:sz w:val="24"/>
                <w:szCs w:val="24"/>
              </w:rPr>
            </w:rPrChange>
          </w:rPr>
          <w:t>0.366 to 0.426</w:t>
        </w:r>
      </w:ins>
      <w:ins w:id="59" w:author="Javier Saldana" w:date="2018-10-21T19:51:00Z">
        <w:r w:rsidR="004C70AC" w:rsidRPr="00981681">
          <w:rPr>
            <w:color w:val="1F497D" w:themeColor="text2"/>
            <w:sz w:val="24"/>
            <w:szCs w:val="24"/>
            <w:rPrChange w:id="60" w:author="Javier Saldana" w:date="2018-10-21T19:52:00Z">
              <w:rPr>
                <w:sz w:val="24"/>
                <w:szCs w:val="24"/>
              </w:rPr>
            </w:rPrChange>
          </w:rPr>
          <w:t xml:space="preserve">. Considering San Diego was one of the teams </w:t>
        </w:r>
        <w:r w:rsidR="00D265A8" w:rsidRPr="00981681">
          <w:rPr>
            <w:color w:val="1F497D" w:themeColor="text2"/>
            <w:sz w:val="24"/>
            <w:szCs w:val="24"/>
            <w:rPrChange w:id="61" w:author="Javier Saldana" w:date="2018-10-21T19:52:00Z">
              <w:rPr>
                <w:sz w:val="24"/>
                <w:szCs w:val="24"/>
              </w:rPr>
            </w:rPrChange>
          </w:rPr>
          <w:t>with a low payroll and high wins, by removing it from the data will make the linear model closer to 1</w:t>
        </w:r>
      </w:ins>
      <w:ins w:id="62" w:author="Javier Saldana" w:date="2018-10-21T19:52:00Z">
        <w:r w:rsidR="00981681" w:rsidRPr="00981681">
          <w:rPr>
            <w:color w:val="1F497D" w:themeColor="text2"/>
            <w:sz w:val="24"/>
            <w:szCs w:val="24"/>
            <w:rPrChange w:id="63" w:author="Javier Saldana" w:date="2018-10-21T19:52:00Z">
              <w:rPr>
                <w:sz w:val="24"/>
                <w:szCs w:val="24"/>
              </w:rPr>
            </w:rPrChange>
          </w:rPr>
          <w:t>.</w:t>
        </w:r>
      </w:ins>
    </w:p>
    <w:p w14:paraId="70DA9E9C" w14:textId="27161570" w:rsidR="00D44686" w:rsidRPr="00D44686" w:rsidRDefault="00D44686">
      <w:pPr>
        <w:spacing w:after="0" w:line="240" w:lineRule="auto"/>
        <w:rPr>
          <w:ins w:id="64" w:author="Javier Saldana" w:date="2018-10-21T19:24:00Z"/>
          <w:sz w:val="24"/>
          <w:szCs w:val="24"/>
          <w:rPrChange w:id="65" w:author="Javier Saldana" w:date="2018-10-21T19:26:00Z">
            <w:rPr>
              <w:ins w:id="66" w:author="Javier Saldana" w:date="2018-10-21T19:24:00Z"/>
            </w:rPr>
          </w:rPrChange>
        </w:rPr>
        <w:pPrChange w:id="67" w:author="Javier Saldana" w:date="2018-10-21T19:26:00Z">
          <w:pPr>
            <w:pStyle w:val="ListParagraph"/>
            <w:numPr>
              <w:numId w:val="1"/>
            </w:numPr>
            <w:spacing w:after="0" w:line="240" w:lineRule="auto"/>
            <w:ind w:hanging="360"/>
          </w:pPr>
        </w:pPrChange>
      </w:pPr>
      <w:ins w:id="68" w:author="Javier Saldana" w:date="2018-10-21T19:26:00Z">
        <w:r>
          <w:rPr>
            <w:noProof/>
          </w:rPr>
          <w:drawing>
            <wp:inline distT="0" distB="0" distL="0" distR="0" wp14:anchorId="15412B2E" wp14:editId="2EF66460">
              <wp:extent cx="5943600" cy="12909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90955"/>
                      </a:xfrm>
                      <a:prstGeom prst="rect">
                        <a:avLst/>
                      </a:prstGeom>
                    </pic:spPr>
                  </pic:pic>
                </a:graphicData>
              </a:graphic>
            </wp:inline>
          </w:drawing>
        </w:r>
      </w:ins>
    </w:p>
    <w:p w14:paraId="017432D1" w14:textId="092B7F28" w:rsidR="00BD77EA" w:rsidRPr="00BD77EA" w:rsidRDefault="00BD77EA">
      <w:pPr>
        <w:spacing w:after="0" w:line="240" w:lineRule="auto"/>
        <w:rPr>
          <w:sz w:val="24"/>
          <w:szCs w:val="24"/>
        </w:rPr>
        <w:pPrChange w:id="69" w:author="Javier Saldana" w:date="2018-10-21T19:24:00Z">
          <w:pPr>
            <w:pStyle w:val="ListParagraph"/>
            <w:numPr>
              <w:numId w:val="1"/>
            </w:numPr>
            <w:ind w:hanging="360"/>
          </w:pPr>
        </w:pPrChange>
      </w:pPr>
      <w:ins w:id="70" w:author="Javier Saldana" w:date="2018-10-21T19:24:00Z">
        <w:r>
          <w:rPr>
            <w:noProof/>
          </w:rPr>
          <w:lastRenderedPageBreak/>
          <w:drawing>
            <wp:inline distT="0" distB="0" distL="0" distR="0" wp14:anchorId="70DD24E5" wp14:editId="0B911994">
              <wp:extent cx="4319588" cy="3630115"/>
              <wp:effectExtent l="0" t="0" r="508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136" cy="3659149"/>
                      </a:xfrm>
                      <a:prstGeom prst="rect">
                        <a:avLst/>
                      </a:prstGeom>
                    </pic:spPr>
                  </pic:pic>
                </a:graphicData>
              </a:graphic>
            </wp:inline>
          </w:drawing>
        </w:r>
      </w:ins>
      <w:ins w:id="71" w:author="Javier Saldana" w:date="2018-10-21T19:27:00Z">
        <w:r w:rsidR="00351610">
          <w:rPr>
            <w:noProof/>
          </w:rPr>
          <w:drawing>
            <wp:inline distT="0" distB="0" distL="0" distR="0" wp14:anchorId="64B9D47B" wp14:editId="0D868974">
              <wp:extent cx="2890835" cy="2571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180" cy="316010"/>
                      </a:xfrm>
                      <a:prstGeom prst="rect">
                        <a:avLst/>
                      </a:prstGeom>
                    </pic:spPr>
                  </pic:pic>
                </a:graphicData>
              </a:graphic>
            </wp:inline>
          </w:drawing>
        </w:r>
      </w:ins>
    </w:p>
    <w:p w14:paraId="73029CE2" w14:textId="7C1EB8DA" w:rsidR="00D94521" w:rsidRDefault="00D94521" w:rsidP="00DD32AB">
      <w:pPr>
        <w:pStyle w:val="ListParagraph"/>
        <w:numPr>
          <w:ilvl w:val="0"/>
          <w:numId w:val="1"/>
        </w:numPr>
        <w:spacing w:after="0" w:line="240" w:lineRule="auto"/>
        <w:rPr>
          <w:ins w:id="72" w:author="Javier Saldana" w:date="2018-10-21T19:37:00Z"/>
          <w:sz w:val="24"/>
          <w:szCs w:val="24"/>
        </w:rPr>
      </w:pPr>
      <w:r w:rsidRPr="00BD14E1">
        <w:rPr>
          <w:sz w:val="24"/>
          <w:szCs w:val="24"/>
        </w:rPr>
        <w:t>The league commissioner notes that the Texas Rangers</w:t>
      </w:r>
      <w:r w:rsidR="00A107B3">
        <w:rPr>
          <w:sz w:val="24"/>
          <w:szCs w:val="24"/>
        </w:rPr>
        <w:t xml:space="preserve"> (TEX),</w:t>
      </w:r>
      <w:r w:rsidRPr="00BD14E1">
        <w:rPr>
          <w:sz w:val="24"/>
          <w:szCs w:val="24"/>
        </w:rPr>
        <w:t xml:space="preserve"> with one of the lowest payrolls</w:t>
      </w:r>
      <w:r w:rsidR="00A107B3">
        <w:rPr>
          <w:sz w:val="24"/>
          <w:szCs w:val="24"/>
        </w:rPr>
        <w:t>,</w:t>
      </w:r>
      <w:r w:rsidRPr="00BD14E1">
        <w:rPr>
          <w:sz w:val="24"/>
          <w:szCs w:val="24"/>
        </w:rPr>
        <w:t xml:space="preserve"> won 90 games (and were the American </w:t>
      </w:r>
      <w:r w:rsidR="00BE5FC7">
        <w:rPr>
          <w:sz w:val="24"/>
          <w:szCs w:val="24"/>
        </w:rPr>
        <w:t>L</w:t>
      </w:r>
      <w:r w:rsidRPr="00BD14E1">
        <w:rPr>
          <w:sz w:val="24"/>
          <w:szCs w:val="24"/>
        </w:rPr>
        <w:t>eague Champions) and the Chicago Cubs</w:t>
      </w:r>
      <w:r w:rsidR="00A107B3">
        <w:rPr>
          <w:sz w:val="24"/>
          <w:szCs w:val="24"/>
        </w:rPr>
        <w:t xml:space="preserve"> (CHC),</w:t>
      </w:r>
      <w:r w:rsidRPr="00BD14E1">
        <w:rPr>
          <w:sz w:val="24"/>
          <w:szCs w:val="24"/>
        </w:rPr>
        <w:t xml:space="preserve"> with the </w:t>
      </w:r>
      <w:r w:rsidR="00A107B3">
        <w:rPr>
          <w:sz w:val="24"/>
          <w:szCs w:val="24"/>
        </w:rPr>
        <w:t xml:space="preserve">third </w:t>
      </w:r>
      <w:r w:rsidRPr="00BD14E1">
        <w:rPr>
          <w:sz w:val="24"/>
          <w:szCs w:val="24"/>
        </w:rPr>
        <w:t>highest payroll</w:t>
      </w:r>
      <w:r w:rsidR="00A107B3">
        <w:rPr>
          <w:sz w:val="24"/>
          <w:szCs w:val="24"/>
        </w:rPr>
        <w:t>,</w:t>
      </w:r>
      <w:r w:rsidRPr="00BD14E1">
        <w:rPr>
          <w:sz w:val="24"/>
          <w:szCs w:val="24"/>
        </w:rPr>
        <w:t xml:space="preserve"> won only 75 games. </w:t>
      </w:r>
      <w:r w:rsidR="004700CD">
        <w:rPr>
          <w:sz w:val="24"/>
          <w:szCs w:val="24"/>
        </w:rPr>
        <w:t>H</w:t>
      </w:r>
      <w:r w:rsidRPr="00BD14E1">
        <w:rPr>
          <w:sz w:val="24"/>
          <w:szCs w:val="24"/>
        </w:rPr>
        <w:t>e argues</w:t>
      </w:r>
      <w:r w:rsidR="004700CD">
        <w:rPr>
          <w:sz w:val="24"/>
          <w:szCs w:val="24"/>
        </w:rPr>
        <w:t xml:space="preserve"> that this</w:t>
      </w:r>
      <w:r w:rsidRPr="00BD14E1">
        <w:rPr>
          <w:sz w:val="24"/>
          <w:szCs w:val="24"/>
        </w:rPr>
        <w:t xml:space="preserve"> proves</w:t>
      </w:r>
      <w:r w:rsidR="00A107B3">
        <w:rPr>
          <w:sz w:val="24"/>
          <w:szCs w:val="24"/>
        </w:rPr>
        <w:t xml:space="preserve"> that</w:t>
      </w:r>
      <w:r w:rsidRPr="00BD14E1">
        <w:rPr>
          <w:sz w:val="24"/>
          <w:szCs w:val="24"/>
        </w:rPr>
        <w:t xml:space="preserve"> there is no advantage to teams with a higher payroll. Comment on his argument.  </w:t>
      </w:r>
    </w:p>
    <w:p w14:paraId="41A673E3" w14:textId="7E65618F" w:rsidR="00DF2C16" w:rsidRPr="00F90398" w:rsidRDefault="00F90398">
      <w:pPr>
        <w:spacing w:after="0" w:line="240" w:lineRule="auto"/>
        <w:rPr>
          <w:color w:val="1F497D" w:themeColor="text2"/>
          <w:sz w:val="24"/>
          <w:szCs w:val="24"/>
          <w:rPrChange w:id="73" w:author="Javier Saldana" w:date="2018-10-21T19:37:00Z">
            <w:rPr/>
          </w:rPrChange>
        </w:rPr>
        <w:pPrChange w:id="74" w:author="Javier Saldana" w:date="2018-10-21T19:37:00Z">
          <w:pPr>
            <w:pStyle w:val="ListParagraph"/>
            <w:numPr>
              <w:numId w:val="1"/>
            </w:numPr>
            <w:ind w:hanging="360"/>
          </w:pPr>
        </w:pPrChange>
      </w:pPr>
      <w:ins w:id="75" w:author="Javier Saldana" w:date="2018-10-21T19:37:00Z">
        <w:r>
          <w:rPr>
            <w:color w:val="1F497D" w:themeColor="text2"/>
            <w:sz w:val="24"/>
            <w:szCs w:val="24"/>
          </w:rPr>
          <w:t xml:space="preserve">While the commissioner’s observations are correct, they are </w:t>
        </w:r>
      </w:ins>
      <w:ins w:id="76" w:author="Javier Saldana" w:date="2018-10-21T19:39:00Z">
        <w:r w:rsidR="00ED24E8">
          <w:rPr>
            <w:color w:val="1F497D" w:themeColor="text2"/>
            <w:sz w:val="24"/>
            <w:szCs w:val="24"/>
          </w:rPr>
          <w:t>overgeneralizing</w:t>
        </w:r>
      </w:ins>
      <w:ins w:id="77" w:author="Javier Saldana" w:date="2018-10-21T19:37:00Z">
        <w:r>
          <w:rPr>
            <w:color w:val="1F497D" w:themeColor="text2"/>
            <w:sz w:val="24"/>
            <w:szCs w:val="24"/>
          </w:rPr>
          <w:t xml:space="preserve"> the </w:t>
        </w:r>
      </w:ins>
      <w:ins w:id="78" w:author="Javier Saldana" w:date="2018-10-21T19:38:00Z">
        <w:r>
          <w:rPr>
            <w:color w:val="1F497D" w:themeColor="text2"/>
            <w:sz w:val="24"/>
            <w:szCs w:val="24"/>
          </w:rPr>
          <w:t xml:space="preserve">data. </w:t>
        </w:r>
      </w:ins>
      <w:ins w:id="79" w:author="Javier Saldana" w:date="2018-10-21T19:39:00Z">
        <w:r w:rsidR="001C1441">
          <w:rPr>
            <w:color w:val="1F497D" w:themeColor="text2"/>
            <w:sz w:val="24"/>
            <w:szCs w:val="24"/>
          </w:rPr>
          <w:t xml:space="preserve">Sure, the Texas Rangers won </w:t>
        </w:r>
      </w:ins>
      <w:ins w:id="80" w:author="Javier Saldana" w:date="2018-10-21T19:40:00Z">
        <w:r w:rsidR="001C1441">
          <w:rPr>
            <w:color w:val="1F497D" w:themeColor="text2"/>
            <w:sz w:val="24"/>
            <w:szCs w:val="24"/>
          </w:rPr>
          <w:t xml:space="preserve">more games with a lower payroll. Yet, there are so many other variables that would have to be constant in order to truly make that observation. Considering the MLB is a very competitive </w:t>
        </w:r>
        <w:r w:rsidR="00A62583">
          <w:rPr>
            <w:color w:val="1F497D" w:themeColor="text2"/>
            <w:sz w:val="24"/>
            <w:szCs w:val="24"/>
          </w:rPr>
          <w:t xml:space="preserve">organization, </w:t>
        </w:r>
      </w:ins>
      <w:ins w:id="81" w:author="Javier Saldana" w:date="2018-10-21T19:41:00Z">
        <w:r w:rsidR="00A62583">
          <w:rPr>
            <w:color w:val="1F497D" w:themeColor="text2"/>
            <w:sz w:val="24"/>
            <w:szCs w:val="24"/>
          </w:rPr>
          <w:t>the extraneous variables are far from constant. The skill level of the front office and coaching staff probably ha</w:t>
        </w:r>
        <w:r w:rsidR="00C71BAA">
          <w:rPr>
            <w:color w:val="1F497D" w:themeColor="text2"/>
            <w:sz w:val="24"/>
            <w:szCs w:val="24"/>
          </w:rPr>
          <w:t>ve</w:t>
        </w:r>
        <w:r w:rsidR="00A62583">
          <w:rPr>
            <w:color w:val="1F497D" w:themeColor="text2"/>
            <w:sz w:val="24"/>
            <w:szCs w:val="24"/>
          </w:rPr>
          <w:t xml:space="preserve"> the biggest impact on payroll and </w:t>
        </w:r>
        <w:r w:rsidR="00C71BAA">
          <w:rPr>
            <w:color w:val="1F497D" w:themeColor="text2"/>
            <w:sz w:val="24"/>
            <w:szCs w:val="24"/>
          </w:rPr>
          <w:t>games won</w:t>
        </w:r>
        <w:r w:rsidR="00A62583">
          <w:rPr>
            <w:color w:val="1F497D" w:themeColor="text2"/>
            <w:sz w:val="24"/>
            <w:szCs w:val="24"/>
          </w:rPr>
          <w:t xml:space="preserve"> </w:t>
        </w:r>
        <w:r w:rsidR="00C71BAA">
          <w:rPr>
            <w:color w:val="1F497D" w:themeColor="text2"/>
            <w:sz w:val="24"/>
            <w:szCs w:val="24"/>
          </w:rPr>
          <w:t>than any other variables. These are</w:t>
        </w:r>
      </w:ins>
      <w:ins w:id="82" w:author="Javier Saldana" w:date="2018-10-21T19:42:00Z">
        <w:r w:rsidR="00C71BAA">
          <w:rPr>
            <w:color w:val="1F497D" w:themeColor="text2"/>
            <w:sz w:val="24"/>
            <w:szCs w:val="24"/>
          </w:rPr>
          <w:t xml:space="preserve"> the parties that make decisions regarding salary and plan for future games. Players are constantly seeking higher contracts and are willing to go to other teams who </w:t>
        </w:r>
        <w:r w:rsidR="004021FC">
          <w:rPr>
            <w:color w:val="1F497D" w:themeColor="text2"/>
            <w:sz w:val="24"/>
            <w:szCs w:val="24"/>
          </w:rPr>
          <w:t xml:space="preserve">are willing to pay it. A </w:t>
        </w:r>
      </w:ins>
      <w:ins w:id="83" w:author="Javier Saldana" w:date="2018-10-21T19:43:00Z">
        <w:r w:rsidR="004021FC">
          <w:rPr>
            <w:color w:val="1F497D" w:themeColor="text2"/>
            <w:sz w:val="24"/>
            <w:szCs w:val="24"/>
          </w:rPr>
          <w:t>contract year and strong performance could result in an inflated contract</w:t>
        </w:r>
        <w:r w:rsidR="003F372F">
          <w:rPr>
            <w:color w:val="1F497D" w:themeColor="text2"/>
            <w:sz w:val="24"/>
            <w:szCs w:val="24"/>
          </w:rPr>
          <w:t>, in which performance may begin to decrease. Front office will argue that the skill trade off translates into leadership in the locker room and so on. However, that i</w:t>
        </w:r>
      </w:ins>
      <w:ins w:id="84" w:author="Javier Saldana" w:date="2018-10-21T19:44:00Z">
        <w:r w:rsidR="003F372F">
          <w:rPr>
            <w:color w:val="1F497D" w:themeColor="text2"/>
            <w:sz w:val="24"/>
            <w:szCs w:val="24"/>
          </w:rPr>
          <w:t xml:space="preserve">s just an example of variables that are not being analyzed by this data set. As a result, while the observation of the commissioner is true. It is simply too early to make that observation. What we know based on this data set is that payroll only explains </w:t>
        </w:r>
        <w:r w:rsidR="00500FA3">
          <w:rPr>
            <w:color w:val="1F497D" w:themeColor="text2"/>
            <w:sz w:val="24"/>
            <w:szCs w:val="24"/>
          </w:rPr>
          <w:t xml:space="preserve">36% of the variance relating to games. </w:t>
        </w:r>
      </w:ins>
      <w:ins w:id="85" w:author="Javier Saldana" w:date="2018-10-21T19:45:00Z">
        <w:r w:rsidR="00500FA3">
          <w:rPr>
            <w:color w:val="1F497D" w:themeColor="text2"/>
            <w:sz w:val="24"/>
            <w:szCs w:val="24"/>
          </w:rPr>
          <w:t xml:space="preserve">In other words, having the most expensive players on </w:t>
        </w:r>
      </w:ins>
      <w:ins w:id="86" w:author="Javier Saldana" w:date="2018-10-21T19:46:00Z">
        <w:r w:rsidR="00F80E6A">
          <w:rPr>
            <w:color w:val="1F497D" w:themeColor="text2"/>
            <w:sz w:val="24"/>
            <w:szCs w:val="24"/>
          </w:rPr>
          <w:t>the roster only constitutes for 36% of what it takes to get the win. At the end of the day, there is 64%</w:t>
        </w:r>
        <w:r w:rsidR="00DF6DD1">
          <w:rPr>
            <w:color w:val="1F497D" w:themeColor="text2"/>
            <w:sz w:val="24"/>
            <w:szCs w:val="24"/>
          </w:rPr>
          <w:t xml:space="preserve"> of unexplained variance that needs to be accounted for through additional studies. </w:t>
        </w:r>
      </w:ins>
    </w:p>
    <w:p w14:paraId="5DDFB493" w14:textId="43930A56" w:rsidR="00D94521" w:rsidRPr="005708EE" w:rsidRDefault="00D94521" w:rsidP="00DD32AB">
      <w:pPr>
        <w:pStyle w:val="ListParagraph"/>
        <w:numPr>
          <w:ilvl w:val="0"/>
          <w:numId w:val="1"/>
        </w:numPr>
        <w:spacing w:after="0" w:line="240" w:lineRule="auto"/>
        <w:rPr>
          <w:ins w:id="87" w:author="Javier Saldana" w:date="2018-10-21T19:28:00Z"/>
          <w:rPrChange w:id="88" w:author="Javier Saldana" w:date="2018-10-21T19:28:00Z">
            <w:rPr>
              <w:ins w:id="89" w:author="Javier Saldana" w:date="2018-10-21T19:28:00Z"/>
              <w:sz w:val="24"/>
              <w:szCs w:val="24"/>
            </w:rPr>
          </w:rPrChange>
        </w:rPr>
      </w:pPr>
      <w:r w:rsidRPr="00BD14E1">
        <w:rPr>
          <w:sz w:val="24"/>
          <w:szCs w:val="24"/>
        </w:rPr>
        <w:t>What is the population for these data? Can these data be considered a random sample from that population?</w:t>
      </w:r>
    </w:p>
    <w:p w14:paraId="7B005F27" w14:textId="392738FB" w:rsidR="005708EE" w:rsidRPr="005708EE" w:rsidRDefault="000E6167">
      <w:pPr>
        <w:spacing w:after="0" w:line="240" w:lineRule="auto"/>
        <w:rPr>
          <w:color w:val="1F497D" w:themeColor="text2"/>
          <w:rPrChange w:id="90" w:author="Javier Saldana" w:date="2018-10-21T19:28:00Z">
            <w:rPr/>
          </w:rPrChange>
        </w:rPr>
        <w:pPrChange w:id="91" w:author="Javier Saldana" w:date="2018-10-21T19:28:00Z">
          <w:pPr>
            <w:pStyle w:val="ListParagraph"/>
            <w:numPr>
              <w:numId w:val="1"/>
            </w:numPr>
            <w:ind w:hanging="360"/>
          </w:pPr>
        </w:pPrChange>
      </w:pPr>
      <w:ins w:id="92" w:author="Javier Saldana" w:date="2018-10-21T19:28:00Z">
        <w:r>
          <w:rPr>
            <w:color w:val="1F497D" w:themeColor="text2"/>
          </w:rPr>
          <w:t xml:space="preserve">There are </w:t>
        </w:r>
      </w:ins>
      <w:ins w:id="93" w:author="Javier Saldana" w:date="2018-10-21T19:29:00Z">
        <w:r>
          <w:rPr>
            <w:color w:val="1F497D" w:themeColor="text2"/>
          </w:rPr>
          <w:t xml:space="preserve">30 teams in the Major League </w:t>
        </w:r>
        <w:r w:rsidR="009155C3">
          <w:rPr>
            <w:color w:val="1F497D" w:themeColor="text2"/>
          </w:rPr>
          <w:t>Baseball</w:t>
        </w:r>
        <w:r w:rsidR="00DE6885">
          <w:rPr>
            <w:color w:val="1F497D" w:themeColor="text2"/>
          </w:rPr>
          <w:t>. Considering there are 30 “s</w:t>
        </w:r>
      </w:ins>
      <w:ins w:id="94" w:author="Javier Saldana" w:date="2018-10-21T19:30:00Z">
        <w:r w:rsidR="00DE6885">
          <w:rPr>
            <w:color w:val="1F497D" w:themeColor="text2"/>
          </w:rPr>
          <w:t xml:space="preserve">amples” in this data set, the </w:t>
        </w:r>
        <w:r w:rsidR="008C4147">
          <w:rPr>
            <w:color w:val="1F497D" w:themeColor="text2"/>
          </w:rPr>
          <w:t>data set is comprised of the entire populatio</w:t>
        </w:r>
      </w:ins>
      <w:ins w:id="95" w:author="Javier Saldana" w:date="2018-10-21T19:33:00Z">
        <w:r w:rsidR="007D471A">
          <w:rPr>
            <w:color w:val="1F497D" w:themeColor="text2"/>
          </w:rPr>
          <w:t xml:space="preserve">n of teams in the </w:t>
        </w:r>
        <w:r w:rsidR="00A11A6D">
          <w:rPr>
            <w:color w:val="1F497D" w:themeColor="text2"/>
          </w:rPr>
          <w:t xml:space="preserve">US. </w:t>
        </w:r>
      </w:ins>
      <w:ins w:id="96" w:author="Javier Saldana" w:date="2018-10-21T19:36:00Z">
        <w:r w:rsidR="0075010C">
          <w:rPr>
            <w:color w:val="1F497D" w:themeColor="text2"/>
          </w:rPr>
          <w:t>Although this may not be classified as a “random sample,” t</w:t>
        </w:r>
      </w:ins>
      <w:ins w:id="97" w:author="Javier Saldana" w:date="2018-10-21T19:33:00Z">
        <w:r w:rsidR="00A11A6D">
          <w:rPr>
            <w:color w:val="1F497D" w:themeColor="text2"/>
          </w:rPr>
          <w:t xml:space="preserve">his can be deemed proper is certain situations in which the population may be </w:t>
        </w:r>
        <w:r w:rsidR="00A11A6D">
          <w:rPr>
            <w:color w:val="1F497D" w:themeColor="text2"/>
          </w:rPr>
          <w:lastRenderedPageBreak/>
          <w:t xml:space="preserve">too small (such of this one) and/or the population has </w:t>
        </w:r>
      </w:ins>
      <w:ins w:id="98" w:author="Javier Saldana" w:date="2018-10-21T19:34:00Z">
        <w:r w:rsidR="008A7DB0">
          <w:rPr>
            <w:color w:val="1F497D" w:themeColor="text2"/>
          </w:rPr>
          <w:t>uncommon</w:t>
        </w:r>
      </w:ins>
      <w:ins w:id="99" w:author="Javier Saldana" w:date="2018-10-21T19:33:00Z">
        <w:r w:rsidR="00A11A6D">
          <w:rPr>
            <w:color w:val="1F497D" w:themeColor="text2"/>
          </w:rPr>
          <w:t xml:space="preserve"> characteristics that make it stand out</w:t>
        </w:r>
      </w:ins>
      <w:ins w:id="100" w:author="Javier Saldana" w:date="2018-10-21T19:34:00Z">
        <w:r w:rsidR="008A7DB0">
          <w:rPr>
            <w:color w:val="1F497D" w:themeColor="text2"/>
          </w:rPr>
          <w:t xml:space="preserve">. In this instance, </w:t>
        </w:r>
        <w:r w:rsidR="00FE1BBF">
          <w:rPr>
            <w:color w:val="1F497D" w:themeColor="text2"/>
          </w:rPr>
          <w:t>MLB teams have unlimited salary cap (which means they can pay as much as they can afford)</w:t>
        </w:r>
      </w:ins>
      <w:ins w:id="101" w:author="Javier Saldana" w:date="2018-10-21T19:35:00Z">
        <w:r w:rsidR="004140D6">
          <w:rPr>
            <w:color w:val="1F497D" w:themeColor="text2"/>
          </w:rPr>
          <w:t xml:space="preserve">, which can inflate their numbers if it were to be compared to teams from other countries. </w:t>
        </w:r>
        <w:r w:rsidR="00C668EA">
          <w:rPr>
            <w:color w:val="1F497D" w:themeColor="text2"/>
          </w:rPr>
          <w:t>As a result, any studies trying to address this question at an internati</w:t>
        </w:r>
      </w:ins>
      <w:ins w:id="102" w:author="Javier Saldana" w:date="2018-10-21T19:36:00Z">
        <w:r w:rsidR="00C668EA">
          <w:rPr>
            <w:color w:val="1F497D" w:themeColor="text2"/>
          </w:rPr>
          <w:t xml:space="preserve">onal level would need to address the fact that it is possible for every single MLB team to be an “outlier” in the data. </w:t>
        </w:r>
      </w:ins>
    </w:p>
    <w:sectPr w:rsidR="005708EE" w:rsidRPr="005708EE" w:rsidSect="00BD14E1">
      <w:headerReference w:type="even" r:id="rId21"/>
      <w:headerReference w:type="default" r:id="rId22"/>
      <w:footerReference w:type="even" r:id="rId23"/>
      <w:footerReference w:type="default" r:id="rId24"/>
      <w:headerReference w:type="first" r:id="rId25"/>
      <w:footerReference w:type="first" r:id="rId26"/>
      <w:pgSz w:w="12240" w:h="15840"/>
      <w:pgMar w:top="994"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5C8D25" w14:textId="77777777" w:rsidR="00F83B8D" w:rsidRDefault="00F83B8D" w:rsidP="00047B0E">
      <w:pPr>
        <w:spacing w:after="0" w:line="240" w:lineRule="auto"/>
      </w:pPr>
      <w:r>
        <w:separator/>
      </w:r>
    </w:p>
  </w:endnote>
  <w:endnote w:type="continuationSeparator" w:id="0">
    <w:p w14:paraId="06155E06" w14:textId="77777777" w:rsidR="00F83B8D" w:rsidRDefault="00F83B8D" w:rsidP="00047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C23AA" w14:textId="77777777" w:rsidR="00047B0E" w:rsidRDefault="00047B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09D50" w14:textId="77777777" w:rsidR="00047B0E" w:rsidRDefault="00047B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D49D2" w14:textId="77777777" w:rsidR="00047B0E" w:rsidRDefault="00047B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9ACD6D" w14:textId="77777777" w:rsidR="00F83B8D" w:rsidRDefault="00F83B8D" w:rsidP="00047B0E">
      <w:pPr>
        <w:spacing w:after="0" w:line="240" w:lineRule="auto"/>
      </w:pPr>
      <w:r>
        <w:separator/>
      </w:r>
    </w:p>
  </w:footnote>
  <w:footnote w:type="continuationSeparator" w:id="0">
    <w:p w14:paraId="08A65F0F" w14:textId="77777777" w:rsidR="00F83B8D" w:rsidRDefault="00F83B8D" w:rsidP="00047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36B534" w14:textId="77777777" w:rsidR="00047B0E" w:rsidRDefault="00047B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003AD6" w14:textId="59967A58" w:rsidR="00047B0E" w:rsidRDefault="00047B0E">
    <w:pPr>
      <w:pStyle w:val="Header"/>
    </w:pPr>
    <w:ins w:id="103" w:author="Javier Saldana" w:date="2018-10-21T19:54:00Z">
      <w:r>
        <w:t>Javier Saldana</w: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4FC96" w14:textId="77777777" w:rsidR="00047B0E" w:rsidRDefault="00047B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2A7ED0"/>
    <w:multiLevelType w:val="hybridMultilevel"/>
    <w:tmpl w:val="AB0EB262"/>
    <w:lvl w:ilvl="0" w:tplc="0B446F0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vier Saldana">
    <w15:presenceInfo w15:providerId="Windows Live" w15:userId="ca52465489e2c6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F0B"/>
    <w:rsid w:val="00047B0E"/>
    <w:rsid w:val="00067719"/>
    <w:rsid w:val="000B26E1"/>
    <w:rsid w:val="000E6167"/>
    <w:rsid w:val="00180E43"/>
    <w:rsid w:val="001C1441"/>
    <w:rsid w:val="00203AD6"/>
    <w:rsid w:val="00214F0B"/>
    <w:rsid w:val="00351610"/>
    <w:rsid w:val="003F372F"/>
    <w:rsid w:val="003F564B"/>
    <w:rsid w:val="004021FC"/>
    <w:rsid w:val="004140D6"/>
    <w:rsid w:val="004700CD"/>
    <w:rsid w:val="004B5D1F"/>
    <w:rsid w:val="004C70AC"/>
    <w:rsid w:val="00500FA3"/>
    <w:rsid w:val="00565D35"/>
    <w:rsid w:val="005708EE"/>
    <w:rsid w:val="00576393"/>
    <w:rsid w:val="006D075C"/>
    <w:rsid w:val="00714CA5"/>
    <w:rsid w:val="0075010C"/>
    <w:rsid w:val="007B368E"/>
    <w:rsid w:val="007D471A"/>
    <w:rsid w:val="007F607C"/>
    <w:rsid w:val="00826D85"/>
    <w:rsid w:val="00855ED9"/>
    <w:rsid w:val="00875A76"/>
    <w:rsid w:val="008A7DB0"/>
    <w:rsid w:val="008C4147"/>
    <w:rsid w:val="008C7A45"/>
    <w:rsid w:val="008D4C35"/>
    <w:rsid w:val="009155C3"/>
    <w:rsid w:val="00981681"/>
    <w:rsid w:val="009F5E62"/>
    <w:rsid w:val="00A107B3"/>
    <w:rsid w:val="00A11A6D"/>
    <w:rsid w:val="00A62583"/>
    <w:rsid w:val="00A7772C"/>
    <w:rsid w:val="00AC4C27"/>
    <w:rsid w:val="00BD14E1"/>
    <w:rsid w:val="00BD77EA"/>
    <w:rsid w:val="00BE5FC7"/>
    <w:rsid w:val="00C43F31"/>
    <w:rsid w:val="00C668EA"/>
    <w:rsid w:val="00C71BAA"/>
    <w:rsid w:val="00C7467F"/>
    <w:rsid w:val="00D17F20"/>
    <w:rsid w:val="00D265A8"/>
    <w:rsid w:val="00D30D78"/>
    <w:rsid w:val="00D44686"/>
    <w:rsid w:val="00D90209"/>
    <w:rsid w:val="00D94521"/>
    <w:rsid w:val="00DC39B4"/>
    <w:rsid w:val="00DD32AB"/>
    <w:rsid w:val="00DE61B2"/>
    <w:rsid w:val="00DE6885"/>
    <w:rsid w:val="00DF2C16"/>
    <w:rsid w:val="00DF6DD1"/>
    <w:rsid w:val="00E167CE"/>
    <w:rsid w:val="00E255EA"/>
    <w:rsid w:val="00ED24E8"/>
    <w:rsid w:val="00F80E6A"/>
    <w:rsid w:val="00F83B8D"/>
    <w:rsid w:val="00F90398"/>
    <w:rsid w:val="00F9138E"/>
    <w:rsid w:val="00FB488C"/>
    <w:rsid w:val="00FC712F"/>
    <w:rsid w:val="00FE1B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7B1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F0B"/>
    <w:rPr>
      <w:rFonts w:ascii="Tahoma" w:hAnsi="Tahoma" w:cs="Tahoma"/>
      <w:sz w:val="16"/>
      <w:szCs w:val="16"/>
    </w:rPr>
  </w:style>
  <w:style w:type="paragraph" w:styleId="ListParagraph">
    <w:name w:val="List Paragraph"/>
    <w:basedOn w:val="Normal"/>
    <w:uiPriority w:val="34"/>
    <w:qFormat/>
    <w:rsid w:val="00D94521"/>
    <w:pPr>
      <w:ind w:left="720"/>
      <w:contextualSpacing/>
    </w:pPr>
  </w:style>
  <w:style w:type="paragraph" w:styleId="Header">
    <w:name w:val="header"/>
    <w:basedOn w:val="Normal"/>
    <w:link w:val="HeaderChar"/>
    <w:uiPriority w:val="99"/>
    <w:unhideWhenUsed/>
    <w:rsid w:val="00047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B0E"/>
  </w:style>
  <w:style w:type="paragraph" w:styleId="Footer">
    <w:name w:val="footer"/>
    <w:basedOn w:val="Normal"/>
    <w:link w:val="FooterChar"/>
    <w:uiPriority w:val="99"/>
    <w:unhideWhenUsed/>
    <w:rsid w:val="00047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B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10-29T01:56:11.083"/>
    </inkml:context>
    <inkml:brush xml:id="br0">
      <inkml:brushProperty name="width" value="0.05" units="cm"/>
      <inkml:brushProperty name="height" value="0.05" units="cm"/>
      <inkml:brushProperty name="color" value="#E71224"/>
    </inkml:brush>
  </inkml:definitions>
  <inkml:trace contextRef="#ctx0" brushRef="#br0">23 1571 11136 0 0,'-5'-91'651'0'0,"3"50"322"0"0,-1 0-1 0 0,-2 0 1 0 0,-3-6-973 0 0,18 103 3418 0 0,0 47-2391 0 0,1 14-747 0 0,93 496 249 0 0,-97-580-535 0 0,47 206 23 0 0,-30-150-134 0 0,24 56 117 0 0,-37-114-235 0 0,4 8-819 0 0,3 4 1054 0 0,-13-33-275 0 0,0 0-1 0 0,0-1 0 0 0,1 1 1 0 0,1-1-1 0 0,-1 0 0 0 0,5 3 276 0 0,-10-10-97 0 0,0-1 0 0 0,1 0-1 0 0,-1 1 1 0 0,0-1 0 0 0,1 0 0 0 0,-1 0-1 0 0,1 0 1 0 0,-1 0 0 0 0,1 0 0 0 0,0 0-1 0 0,-1 0 1 0 0,1-1 0 0 0,0 1 0 0 0,0 0-1 0 0,-1-1 1 0 0,1 0 0 0 0,0 1 0 0 0,0-1-1 0 0,0 0 1 0 0,0 0 0 0 0,-1 0 0 0 0,2 0 97 0 0,-1-1-249 0 0,0 1 0 0 0,0-1 0 0 0,-1 0 0 0 0,1 0 0 0 0,0 0 0 0 0,0 0 0 0 0,-1 0 0 0 0,1-1 0 0 0,-1 1 0 0 0,1 0 0 0 0,-1-1 0 0 0,1 1 0 0 0,-1-1 0 0 0,0 0 0 0 0,0 1 0 0 0,0-1 0 0 0,0 0 0 0 0,0 0 0 0 0,0 0 249 0 0,13-30-4344 0 0</inkml:trace>
  <inkml:trace contextRef="#ctx0" brushRef="#br0" timeOffset="3631.33">564 1064 18399 0 0,'-5'2'152'0'0,"0"1"-1"0"0,0-1 0 0 0,0 1 1 0 0,0 0-1 0 0,1 1 0 0 0,-1-1 1 0 0,1 1-1 0 0,0 0 0 0 0,0 0 0 0 0,0 0 1 0 0,0 0-1 0 0,0 2-151 0 0,-1 1 52 0 0,1 1 1 0 0,0-1-1 0 0,0 1 0 0 0,1 0 0 0 0,0 0 1 0 0,0 0-1 0 0,-1 7-52 0 0,-1 13-79 0 0,1 0 0 0 0,2 1 0 0 0,1 0 0 0 0,1 13 79 0 0,0-26 108 0 0,2 38-218 0 0,2-1 1 0 0,2-1 0 0 0,4 7 109 0 0,38 155-611 0 0,-46-205 576 0 0,21 80-135 0 0,4-1-1 0 0,4-1 0 0 0,4-2 1 0 0,4-1-1 0 0,3-2 0 0 0,20 25 171 0 0,-53-92-17 0 0,15 22-250 0 0,4 3 267 0 0,-21-30-110 0 0,1-1 0 0 0,0 0 0 0 0,0-1 0 0 0,1 1 0 0 0,0-2 0 0 0,5 4 110 0 0,-12-10-14 0 0,-1 0-1 0 0,1 1 1 0 0,0-1-1 0 0,0 0 1 0 0,0 0-1 0 0,0-1 1 0 0,0 1-1 0 0,0 0 1 0 0,0-1-1 0 0,0 1 0 0 0,0-1 1 0 0,0 1-1 0 0,1-1 1 0 0,-1 0-1 0 0,0 0 1 0 0,0 0-1 0 0,0 0 1 0 0,0-1-1 0 0,0 1 1 0 0,0 0-1 0 0,1-1 15 0 0,0-1 7 0 0,0 1-1 0 0,0-1 1 0 0,-1 1-1 0 0,1-1 1 0 0,-1 0-1 0 0,0 0 1 0 0,0 0 0 0 0,1 0-1 0 0,-1-1 1 0 0,0 1-1 0 0,-1-1 1 0 0,1 1 0 0 0,0-1-1 0 0,0-2-6 0 0,5-8 67 0 0,-1 0-1 0 0,-1-1 1 0 0,0 1 0 0 0,-1-1-1 0 0,0 0 1 0 0,-1-1-1 0 0,0-3-66 0 0,3-33 515 0 0,-2-22-515 0 0,-2 39 110 0 0,8-340 427 0 0,-13 273-524 0 0,-5 0-1 0 0,-15-69-12 0 0,6 86 6 0 0,-2 1 0 0 0,-15-32-6 0 0,18 72-29 0 0,-1 0-1 0 0,-2 2 1 0 0,-1 0-1 0 0,-3 1 0 0 0,-10-12 30 0 0,30 48-12 0 0,0-1-12 0 0,0-1-1 0 0,-1 1 0 0 0,0 1 1 0 0,0-1-1 0 0,0 0 0 0 0,0 1 1 0 0,-1 0-1 0 0,0 0 0 0 0,0 0 1 0 0,-1 0 24 0 0,5 4-12 0 0,0-1 0 0 0,0 1 1 0 0,1-1-1 0 0,-1 1 1 0 0,0 0-1 0 0,0 0 0 0 0,0-1 1 0 0,0 1-1 0 0,0 0 0 0 0,0 0 1 0 0,0 0-1 0 0,0 0 0 0 0,0 0 1 0 0,0 0-1 0 0,0 0 0 0 0,0 0 1 0 0,0 0-1 0 0,0 0 1 0 0,0 1-1 0 0,0-1 0 0 0,0 0 1 0 0,0 1-1 0 0,0-1 0 0 0,0 1 12 0 0,0 0-38 0 0,-1 0-1 0 0,1 0 0 0 0,-1 1 0 0 0,1-1 0 0 0,0 1 1 0 0,0-1-1 0 0,0 1 0 0 0,0-1 0 0 0,0 1 0 0 0,0-1 1 0 0,0 1-1 0 0,0 1 39 0 0,-1 3-157 0 0,0 0 0 0 0,0 0 0 0 0,1 0 0 0 0,-1 1 0 0 0,2-1 0 0 0,-1 1 0 0 0,1 0 157 0 0,0-3-230 0 0,0 1 0 0 0,0-1 0 0 0,1 0 0 0 0,0 1 0 0 0,0-1 0 0 0,0 0 230 0 0,3 8-765 0 0</inkml:trace>
  <inkml:trace contextRef="#ctx0" brushRef="#br0" timeOffset="3946.426">1178 515 11200 0 0,'54'-62'652'0'0,"-53"61"-605"0"0,1-1 0 0 0,-1 0 1 0 0,1 0-1 0 0,0 1 1 0 0,-1-1-1 0 0,1 1 0 0 0,0 0 1 0 0,0-1-1 0 0,0 1 1 0 0,0 0-1 0 0,0 0 0 0 0,1 0 1 0 0,-1 1-1 0 0,0-1 1 0 0,0 0-1 0 0,1 1 0 0 0,-1-1 1 0 0,0 1-1 0 0,0 0 1 0 0,1 0-1 0 0,-1 0 0 0 0,0 0 1 0 0,1 0-1 0 0,-1 0 1 0 0,0 1-1 0 0,1-1 0 0 0,-1 1 1 0 0,0 0-1 0 0,0 0 1 0 0,0-1-1 0 0,1 1 0 0 0,-1 1 1 0 0,0-1-1 0 0,0 0 1 0 0,-1 0-1 0 0,1 1 0 0 0,0-1 1 0 0,0 1-1 0 0,-1 0 1 0 0,2 0-48 0 0,3 6 385 0 0,0 0 1 0 0,0 0-1 0 0,0 1 0 0 0,-1 0 1 0 0,0 0-1 0 0,-1 0 1 0 0,0 0-1 0 0,0 4-385 0 0,8 24 1506 0 0,3 21-1506 0 0,-11-40 270 0 0,47 217 963 0 0,-21-86-1026 0 0,39 107-207 0 0,-58-223 0 0 0,7 24 0 0 0,14 25 0 0 0,-25-65 0 0 0,2-1 0 0 0,-1 0 0 0 0,2-1 0 0 0,0 1 0 0 0,1-2 0 0 0,12 14 0 0 0,-19-25 0 0 0,-1 0 0 0 0,0 0 0 0 0,1 0 0 0 0,0 0 0 0 0,-1-1 0 0 0,1 0 0 0 0,0 1 0 0 0,0-1 0 0 0,1-1 0 0 0,-1 1 0 0 0,-1-1 0 0 0,-1 0 0 0 0,0-1 0 0 0,1 1 0 0 0,-1-1 0 0 0,1 0 0 0 0,-1 0 0 0 0,1 0 0 0 0,-1 0 0 0 0,0 0 0 0 0,1 0 0 0 0,-1-1 0 0 0,1 1 0 0 0,-1-1 0 0 0,0 0 0 0 0,1 0 0 0 0,-1 1 0 0 0,0-2 0 0 0,0 1 0 0 0,0 0 0 0 0,1 0 0 0 0,2-4 22 0 0,1 1 0 0 0,-1-1 0 0 0,0 0-1 0 0,-1 0 1 0 0,1 0 0 0 0,-1-1-1 0 0,0 0 1 0 0,0 1 0 0 0,-1-1 0 0 0,3-5-22 0 0,2-8 109 0 0,0 0-1 0 0,-1 0 1 0 0,0-4-109 0 0,4-21 111 0 0,-1-1 0 0 0,-3 0 0 0 0,-1-11-111 0 0,6-138 166 0 0,-9 55 660 0 0,-10-76-826 0 0,-1 125 66 0 0,-4 0-1 0 0,-22-79-65 0 0,26 138 2 0 0,-1 1 1 0 0,-2 0-1 0 0,-1 0 0 0 0,-1 1 0 0 0,-1 1 0 0 0,-4-3-2 0 0,10 17 17 0 0,-1 1 0 0 0,0 1 0 0 0,-1-1 0 0 0,-1 1-1 0 0,0 1 1 0 0,0 0 0 0 0,-1 1 0 0 0,0 0 0 0 0,-1 0 0 0 0,0 2 0 0 0,-1-1-1 0 0,0 2 1 0 0,0 0-17 0 0,5 3 0 0 0,0 2-1 0 0,0-1 0 0 0,0 1 0 0 0,-1 1 1 0 0,1-1-1 0 0,0 1 0 0 0,-1 1 0 0 0,1 0 1 0 0,0 0-1 0 0,-1 1 0 0 0,1 1 0 0 0,0-1 0 0 0,-1 1 1 0 0,1 1-1 0 0,0-1 0 0 0,-6 5 1 0 0,-2 0-52 0 0,0 1 0 0 0,1 0-1 0 0,0 2 1 0 0,0 0 0 0 0,1 1-1 0 0,1 0 1 0 0,0 1 0 0 0,-1 2 52 0 0,-34 37-307 0 0,2 4-12 0 0</inkml:trace>
  <inkml:trace contextRef="#ctx0" brushRef="#br0" timeOffset="4787.902">813 3577 16439 0 0,'0'0'28'0'0,"0"0"-1"0"0,0 0 0 0 0,0 0 0 0 0,0 0 0 0 0,0 0 0 0 0,-1 1 0 0 0,1-1 0 0 0,0 0 0 0 0,0 0 0 0 0,0 0 0 0 0,0 0 0 0 0,0 0 0 0 0,0 0 0 0 0,0 0 0 0 0,0 0 0 0 0,-1 0 0 0 0,1 0 0 0 0,0 1 0 0 0,0-1 0 0 0,0 0 0 0 0,0 0 0 0 0,0 0 0 0 0,0 0 0 0 0,-1 0 0 0 0,1 0 0 0 0,0 0 0 0 0,0 0 0 0 0,0 0 0 0 0,0 0 0 0 0,0 0 0 0 0,0 0 0 0 0,-1 0 0 0 0,1 0 0 0 0,0 0 0 0 0,0 0 0 0 0,0-1 0 0 0,0 1 0 0 0,0 0 0 0 0,0 0 0 0 0,0 0 0 0 0,-1 0 0 0 0,1 0 0 0 0,0 0 0 0 0,0 0 0 0 0,0 0 0 0 0,0 0 0 0 0,0 0 0 0 0,0-1 0 0 0,0 1 0 0 0,0 0 0 0 0,0 0 0 0 0,0 0 0 0 0,-1 0 1 0 0,1 0-1 0 0,0 0 0 0 0,0 0 0 0 0,0-1 0 0 0,0 1 0 0 0,0 0 0 0 0,0 0 0 0 0,0 0 0 0 0,0 0-27 0 0,5-12 279 0 0,15-17-426 0 0,281-374 148 0 0,-194 261 9 0 0,900-1133 635 0 0,-220 356-3379 0 0,-660 772 1485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4</Pages>
  <Words>686</Words>
  <Characters>3914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Saldana, Javier</cp:lastModifiedBy>
  <cp:revision>57</cp:revision>
  <dcterms:created xsi:type="dcterms:W3CDTF">2018-02-23T06:01:00Z</dcterms:created>
  <dcterms:modified xsi:type="dcterms:W3CDTF">2018-10-29T01:56:00Z</dcterms:modified>
</cp:coreProperties>
</file>